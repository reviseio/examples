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pPr>
      <w:r>
        <w:rPr>
          <w:rFonts w:ascii="Arial" w:cs="Arial" w:eastAsia="Arial" w:hAnsi="Arial"/>
        </w:rPr>
        <w:t xml:space="preserve">Mutual Non-Disclosure Agreement</w:t>
      </w:r>
    </w:p>
    <w:p>
      <w:pPr>
        <w:spacing w:before="0" w:after="180"/>
      </w:pPr>
      <w:r>
        <w:rPr>
          <w:rFonts w:ascii="Arial" w:cs="Arial" w:eastAsia="Arial" w:hAnsi="Arial"/>
        </w:rPr>
        <w:t xml:space="preserve">This Mutual Non-Disclosure Agreement (the "Agreement") is entered into as of October 1, 2026 (the "Effective Date") by and between Northwind Robotics, Inc., a Delaware corporation ("Northwind"), and Halcyon Labs LLC, a California limited liability company ("Halcyon"). Each party may disclose or receive Confidential Information under this Agreement.</w:t>
      </w:r>
    </w:p>
    <w:p>
      <w:pPr>
        <w:pStyle w:val="Heading2"/>
        <w:spacing w:before="0" w:after="180"/>
      </w:pPr>
      <w:r>
        <w:rPr>
          <w:rFonts w:ascii="Arial" w:cs="Arial" w:eastAsia="Arial" w:hAnsi="Arial"/>
        </w:rPr>
        <w:t xml:space="preserve">1. Purpose</w:t>
      </w:r>
    </w:p>
    <w:p>
      <w:pPr>
        <w:spacing w:before="0" w:after="180"/>
      </w:pPr>
      <w:r>
        <w:rPr>
          <w:rFonts w:ascii="Arial" w:cs="Arial" w:eastAsia="Arial" w:hAnsi="Arial"/>
        </w:rPr>
        <w:t xml:space="preserve">The parties wish to evaluate a potential collaboration on warehouse automation software (the "Purpose"). Each party will use the other party's Confidential Information solely for the Purpose.</w:t>
      </w:r>
    </w:p>
    <w:p>
      <w:pPr>
        <w:pStyle w:val="Heading2"/>
        <w:spacing w:before="0" w:after="180"/>
      </w:pPr>
      <w:r>
        <w:rPr>
          <w:rFonts w:ascii="Arial" w:cs="Arial" w:eastAsia="Arial" w:hAnsi="Arial"/>
        </w:rPr>
        <w:t xml:space="preserve">2. Confidential Information</w:t>
      </w:r>
    </w:p>
    <w:p>
      <w:pPr>
        <w:spacing w:before="0" w:after="180"/>
      </w:pPr>
      <w:r>
        <w:rPr>
          <w:rFonts w:ascii="Arial" w:cs="Arial" w:eastAsia="Arial" w:hAnsi="Arial"/>
        </w:rPr>
        <w:t xml:space="preserve">"Confidential Information" means any non-public business, technical, or financial information disclosed by one party to the other, in any form, that is marked as confidential or that a reasonable person would understand to be confidential given the nature of the information and the circumstances of disclosure.</w:t>
      </w:r>
    </w:p>
    <w:p>
      <w:pPr>
        <w:spacing w:before="0" w:after="180"/>
      </w:pPr>
      <w:r>
        <w:rPr>
          <w:rFonts w:ascii="Arial" w:cs="Arial" w:eastAsia="Arial" w:hAnsi="Arial"/>
        </w:rPr>
        <w:t xml:space="preserve">Confidential Information does not include information that (a) is or becomes publicly available through no fault of the receiving party, (b) was rightfully known to the receiving party before disclosure, (c) is independently developed without use of the disclosing party's information, or (d) is rightfully received from a third party without a duty of confidentiality.</w:t>
      </w:r>
    </w:p>
    <w:p>
      <w:pPr>
        <w:pStyle w:val="Heading2"/>
        <w:spacing w:before="0" w:after="180"/>
      </w:pPr>
      <w:r>
        <w:rPr>
          <w:rFonts w:ascii="Arial" w:cs="Arial" w:eastAsia="Arial" w:hAnsi="Arial"/>
        </w:rPr>
        <w:t xml:space="preserve">3. Obligations</w:t>
      </w:r>
    </w:p>
    <w:p>
      <w:pPr>
        <w:spacing w:before="0" w:after="180"/>
      </w:pPr>
      <w:r>
        <w:rPr>
          <w:rFonts w:ascii="Arial" w:cs="Arial" w:eastAsia="Arial" w:hAnsi="Arial"/>
        </w:rPr>
        <w:t xml:space="preserve">The receiving party will protect the disclosing party's Confidential Information using at least the same degree of care it uses to protect its own confidential information, and in no event less than reasonable care. The receiving party may share Confidential Information only with its employees and advisors who need to know it for the Purpose and who are bound by confidentiality obligations at least as protective as these.</w:t>
      </w:r>
    </w:p>
    <w:p>
      <w:pPr>
        <w:pStyle w:val="Heading2"/>
        <w:spacing w:before="0" w:after="180"/>
      </w:pPr>
      <w:r>
        <w:rPr>
          <w:rFonts w:ascii="Arial" w:cs="Arial" w:eastAsia="Arial" w:hAnsi="Arial"/>
        </w:rPr>
        <w:t xml:space="preserve">4. Compelled Disclosure</w:t>
      </w:r>
    </w:p>
    <w:p>
      <w:pPr>
        <w:spacing w:before="0" w:after="180"/>
      </w:pPr>
      <w:r>
        <w:rPr>
          <w:rFonts w:ascii="Arial" w:cs="Arial" w:eastAsia="Arial" w:hAnsi="Arial"/>
        </w:rPr>
        <w:t xml:space="preserve">If the receiving party is required by law to disclose Confidential Information, it will give the disclosing party prompt written notice, to the extent legally permitted, so that the disclosing party may seek a protective order. Any disclosure will be limited to what the law requires, as determined in the disclosing party's </w:t>
      </w:r>
      <w:commentRangeStart w:id="0"/>
      <w:del w:id="100000" w:author="Revise Agent" w:date="2026-10-02T17:09:32.684Z">
        <w:r>
          <w:rPr>
            <w:rFonts w:ascii="Arial" w:cs="Arial" w:eastAsia="Arial" w:hAnsi="Arial"/>
          </w:rPr>
          <w:delText xml:space="preserve">sole</w:delText>
        </w:r>
      </w:del>
      <w:ins w:id="100001" w:author="Revise Agent" w:date="2026-10-02T17:09:32.684Z">
        <w:r>
          <w:rPr>
            <w:rFonts w:ascii="Arial" w:cs="Arial" w:eastAsia="Arial" w:hAnsi="Arial"/>
          </w:rPr>
          <w:t xml:space="preserve">reasonable</w:t>
        </w:r>
      </w:ins>
      <w:commentRangeEnd w:id="0"/>
      <w:r>
        <w:commentReference w:id="0"/>
      </w:r>
      <w:r>
        <w:rPr>
          <w:rFonts w:ascii="Arial" w:cs="Arial" w:eastAsia="Arial" w:hAnsi="Arial"/>
        </w:rPr>
        <w:t xml:space="preserve"> discretion.</w:t>
      </w:r>
    </w:p>
    <w:p>
      <w:pPr>
        <w:pStyle w:val="Heading2"/>
        <w:spacing w:before="0" w:after="180"/>
      </w:pPr>
      <w:r>
        <w:rPr>
          <w:rFonts w:ascii="Arial" w:cs="Arial" w:eastAsia="Arial" w:hAnsi="Arial"/>
        </w:rPr>
        <w:t xml:space="preserve">5. Term</w:t>
      </w:r>
    </w:p>
    <w:p>
      <w:pPr>
        <w:spacing w:before="0" w:after="180"/>
      </w:pPr>
      <w:r>
        <w:rPr>
          <w:rFonts w:ascii="Arial" w:cs="Arial" w:eastAsia="Arial" w:hAnsi="Arial"/>
        </w:rPr>
        <w:t xml:space="preserve">This Agreement remains in effect for </w:t>
      </w:r>
      <w:commentRangeStart w:id="1"/>
      <w:del w:id="100002" w:author="Revise Agent" w:date="2026-10-02T17:09:32.698Z">
        <w:r>
          <w:rPr>
            <w:rFonts w:ascii="Arial" w:cs="Arial" w:eastAsia="Arial" w:hAnsi="Arial"/>
          </w:rPr>
          <w:delText xml:space="preserve">five (5</w:delText>
        </w:r>
      </w:del>
      <w:ins w:id="100003" w:author="Revise Agent" w:date="2026-10-02T17:09:32.698Z">
        <w:r>
          <w:rPr>
            <w:rFonts w:ascii="Arial" w:cs="Arial" w:eastAsia="Arial" w:hAnsi="Arial"/>
          </w:rPr>
          <w:t xml:space="preserve">two (2</w:t>
        </w:r>
      </w:ins>
      <w:commentRangeEnd w:id="1"/>
      <w:r>
        <w:commentReference w:id="1"/>
      </w:r>
      <w:r>
        <w:rPr>
          <w:rFonts w:ascii="Arial" w:cs="Arial" w:eastAsia="Arial" w:hAnsi="Arial"/>
        </w:rPr>
        <w:t xml:space="preserve">) years from the Effective Date. The receiving party's obligations survive for </w:t>
      </w:r>
      <w:commentRangeStart w:id="4"/>
      <w:del w:id="100004" w:author="Revise Agent" w:date="2026-10-02T17:09:32.698Z">
        <w:r>
          <w:rPr>
            <w:rFonts w:ascii="Arial" w:cs="Arial" w:eastAsia="Arial" w:hAnsi="Arial"/>
          </w:rPr>
          <w:delText xml:space="preserve">five (5</w:delText>
        </w:r>
      </w:del>
      <w:ins w:id="100005" w:author="Revise Agent" w:date="2026-10-02T17:09:32.698Z">
        <w:r>
          <w:rPr>
            <w:rFonts w:ascii="Arial" w:cs="Arial" w:eastAsia="Arial" w:hAnsi="Arial"/>
          </w:rPr>
          <w:t xml:space="preserve">two (2</w:t>
        </w:r>
      </w:ins>
      <w:commentRangeEnd w:id="4"/>
      <w:r>
        <w:commentReference w:id="4"/>
      </w:r>
      <w:r>
        <w:rPr>
          <w:rFonts w:ascii="Arial" w:cs="Arial" w:eastAsia="Arial" w:hAnsi="Arial"/>
        </w:rPr>
        <w:t xml:space="preserve">) years after termination, except for trade secrets, which remain protected for as long as they qualify as trade secrets under applicable law.</w:t>
      </w:r>
    </w:p>
    <w:p>
      <w:pPr>
        <w:pStyle w:val="Heading2"/>
        <w:spacing w:before="0" w:after="180"/>
      </w:pPr>
      <w:r>
        <w:rPr>
          <w:rFonts w:ascii="Arial" w:cs="Arial" w:eastAsia="Arial" w:hAnsi="Arial"/>
        </w:rPr>
        <w:t xml:space="preserve">6. Return of Materials</w:t>
      </w:r>
    </w:p>
    <w:p>
      <w:pPr>
        <w:spacing w:before="0" w:after="180"/>
      </w:pPr>
      <w:r>
        <w:rPr>
          <w:rFonts w:ascii="Arial" w:cs="Arial" w:eastAsia="Arial" w:hAnsi="Arial"/>
        </w:rPr>
        <w:t xml:space="preserve">Upon the disclosing party's written request, the receiving party will promptly return or destroy all Confidential Information in its possession and certify the destruction in writing.</w:t>
      </w:r>
    </w:p>
    <w:p>
      <w:pPr>
        <w:pStyle w:val="Heading2"/>
        <w:spacing w:before="0" w:after="180"/>
      </w:pPr>
      <w:r>
        <w:rPr>
          <w:rFonts w:ascii="Arial" w:cs="Arial" w:eastAsia="Arial" w:hAnsi="Arial"/>
        </w:rPr>
        <w:t xml:space="preserve">7. Non-Solicitation</w:t>
      </w:r>
    </w:p>
    <w:p>
      <w:pPr>
        <w:spacing w:before="0" w:after="180"/>
      </w:pPr>
      <w:r>
        <w:rPr>
          <w:rFonts w:ascii="Arial" w:cs="Arial" w:eastAsia="Arial" w:hAnsi="Arial"/>
        </w:rPr>
        <w:t xml:space="preserve">During the term of this Agreement and for two (2) years afterward, </w:t>
      </w:r>
      <w:commentRangeStart w:id="3"/>
      <w:r>
        <w:rPr>
          <w:rFonts w:ascii="Arial" w:cs="Arial" w:eastAsia="Arial" w:hAnsi="Arial"/>
        </w:rPr>
        <w:t xml:space="preserve">neither party will solicit for employment</w:t>
      </w:r>
      <w:commentRangeEnd w:id="3"/>
      <w:r>
        <w:commentReference w:id="3"/>
      </w:r>
      <w:r>
        <w:rPr>
          <w:rFonts w:ascii="Arial" w:cs="Arial" w:eastAsia="Arial" w:hAnsi="Arial"/>
        </w:rPr>
        <w:t xml:space="preserve"> any employee of the other party with whom it had contact in connection with the Purpose.</w:t>
      </w:r>
    </w:p>
    <w:p>
      <w:pPr>
        <w:pStyle w:val="Heading2"/>
        <w:spacing w:before="0" w:after="180"/>
      </w:pPr>
      <w:r>
        <w:rPr>
          <w:rFonts w:ascii="Arial" w:cs="Arial" w:eastAsia="Arial" w:hAnsi="Arial"/>
        </w:rPr>
        <w:t xml:space="preserve">8. No License</w:t>
      </w:r>
    </w:p>
    <w:p>
      <w:pPr>
        <w:spacing w:before="0" w:after="180"/>
      </w:pPr>
      <w:r>
        <w:rPr>
          <w:rFonts w:ascii="Arial" w:cs="Arial" w:eastAsia="Arial" w:hAnsi="Arial"/>
        </w:rPr>
        <w:t xml:space="preserve">Nothing in this Agreement grants either party any license or right in the other party's patents, copyrights, trade secrets, or other intellectual property.</w:t>
      </w:r>
    </w:p>
    <w:p>
      <w:pPr>
        <w:pStyle w:val="Heading2"/>
        <w:spacing w:before="0" w:after="180"/>
      </w:pPr>
      <w:r>
        <w:rPr>
          <w:rFonts w:ascii="Arial" w:cs="Arial" w:eastAsia="Arial" w:hAnsi="Arial"/>
        </w:rPr>
        <w:t xml:space="preserve">9. Governing Law</w:t>
      </w:r>
    </w:p>
    <w:p>
      <w:pPr>
        <w:spacing w:before="0" w:after="180"/>
      </w:pPr>
      <w:r>
        <w:rPr>
          <w:rFonts w:ascii="Arial" w:cs="Arial" w:eastAsia="Arial" w:hAnsi="Arial"/>
        </w:rPr>
        <w:t xml:space="preserve">This Agreement is governed by the laws of the State of </w:t>
      </w:r>
      <w:commentRangeStart w:id="2"/>
      <w:del w:id="100006" w:author="Revise Agent" w:date="2026-10-02T17:09:32.711Z">
        <w:r>
          <w:rPr>
            <w:rFonts w:ascii="Arial" w:cs="Arial" w:eastAsia="Arial" w:hAnsi="Arial"/>
          </w:rPr>
          <w:delText xml:space="preserve">Delaware</w:delText>
        </w:r>
      </w:del>
      <w:ins w:id="100007" w:author="Revise Agent" w:date="2026-10-02T17:09:32.711Z">
        <w:r>
          <w:rPr>
            <w:rFonts w:ascii="Arial" w:cs="Arial" w:eastAsia="Arial" w:hAnsi="Arial"/>
          </w:rPr>
          <w:t xml:space="preserve">New York</w:t>
        </w:r>
      </w:ins>
      <w:commentRangeEnd w:id="2"/>
      <w:r>
        <w:commentReference w:id="2"/>
      </w:r>
      <w:r>
        <w:rPr>
          <w:rFonts w:ascii="Arial" w:cs="Arial" w:eastAsia="Arial" w:hAnsi="Arial"/>
        </w:rPr>
        <w:t xml:space="preserve">, without regard to its conflict of laws principles. The parties consent to the exclusive jurisdiction of the state and federal courts located in </w:t>
      </w:r>
      <w:del w:id="100008" w:author="Revise Agent" w:date="2026-10-02T17:09:32.711Z">
        <w:r>
          <w:rPr>
            <w:rFonts w:ascii="Arial" w:cs="Arial" w:eastAsia="Arial" w:hAnsi="Arial"/>
          </w:rPr>
          <w:delText xml:space="preserve">Delaware</w:delText>
        </w:r>
      </w:del>
      <w:ins w:id="100009" w:author="Revise Agent" w:date="2026-10-02T17:09:32.711Z">
        <w:r>
          <w:rPr>
            <w:rFonts w:ascii="Arial" w:cs="Arial" w:eastAsia="Arial" w:hAnsi="Arial"/>
          </w:rPr>
          <w:t xml:space="preserve">New York County, New York</w:t>
        </w:r>
      </w:ins>
      <w:r>
        <w:rPr>
          <w:rFonts w:ascii="Arial" w:cs="Arial" w:eastAsia="Arial" w:hAnsi="Arial"/>
        </w:rPr>
        <w:t xml:space="preserve">.</w:t>
      </w:r>
    </w:p>
    <w:p>
      <w:pPr>
        <w:pStyle w:val="Heading2"/>
        <w:spacing w:before="0" w:after="180"/>
      </w:pPr>
      <w:r>
        <w:rPr>
          <w:rFonts w:ascii="Arial" w:cs="Arial" w:eastAsia="Arial" w:hAnsi="Arial"/>
        </w:rPr>
        <w:t xml:space="preserve">10. Entire Agreement</w:t>
      </w:r>
    </w:p>
    <w:p>
      <w:pPr>
        <w:spacing w:before="0" w:after="180"/>
      </w:pPr>
      <w:r>
        <w:rPr>
          <w:rFonts w:ascii="Arial" w:cs="Arial" w:eastAsia="Arial" w:hAnsi="Arial"/>
        </w:rPr>
        <w:t xml:space="preserve">This Agreement is the entire agreement between the parties regarding its subject matter and supersedes all prior discussions. It may be amended only in a writing signed by both parties.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Revise Agent" w:date="2026-10-02T17:09:32.686Z">
    <w:p w14:paraId="10000000">
      <w:r>
        <w:t xml:space="preserve">Our standard: discretion must be reasonable.</w:t>
      </w:r>
    </w:p>
  </w:comment>
  <w:comment w:id="1" w:author="Revise Agent" w:date="2026-10-02T17:09:32.699Z">
    <w:p w14:paraId="10000001">
      <w:r>
        <w:t xml:space="preserve">We cap confidentiality terms at two years.</w:t>
      </w:r>
    </w:p>
  </w:comment>
  <w:comment w:id="2" w:author="Revise Agent" w:date="2026-10-02T17:09:32.706Z">
    <w:p w14:paraId="10000002">
      <w:r>
        <w:t xml:space="preserve">Our standard governing law is New York.</w:t>
      </w:r>
    </w:p>
  </w:comment>
  <w:comment w:id="3" w:author="Revise Agent" w:date="2026-10-02T17:09:32.716Z">
    <w:p w14:paraId="10000003">
      <w:r>
        <w:t xml:space="preserve">Non-solicits need sign-off from HR before we agree to them.</w:t>
      </w:r>
    </w:p>
  </w:comment>
  <w:comment w:id="4" w:author="Revise Agent" w:date="2026-10-02T17:09:32.699Z">
    <w:p w14:paraId="10000004">
      <w:r>
        <w:t xml:space="preserve">We cap confidentiality terms at two years.</w:t>
      </w:r>
    </w:p>
  </w:comment>
</w:comments>
</file>

<file path=word/commentsExtended.xml><?xml version="1.0" encoding="utf-8"?>
<w15:commentsEx xmlns:w15="http://schemas.microsoft.com/office/word/2012/wordml">
  <w15:commentEx w15:paraId="10000000" w15:done="0"/>
  <w15:commentEx w15:paraId="10000001" w15:done="0"/>
  <w15:commentEx w15:paraId="10000002" w15:done="0"/>
  <w15:commentEx w15:paraId="10000003" w15:done="0"/>
  <w15:commentEx w15:paraId="100000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48"/>
      <w:szCs w:val="48"/>
    </w:rPr>
  </w:style>
  <w:style w:type="paragraph" w:styleId="Heading2">
    <w:name w:val="Heading 2"/>
    <w:basedOn w:val="Normal"/>
    <w:next w:val="Normal"/>
    <w:qFormat/>
    <w:rPr>
      <w:sz w:val="36"/>
      <w:szCs w:val="36"/>
    </w:rPr>
  </w:style>
  <w:style w:type="paragraph" w:styleId="Heading3">
    <w:name w:val="Heading 3"/>
    <w:basedOn w:val="Normal"/>
    <w:next w:val="Normal"/>
    <w:qFormat/>
    <w:rPr>
      <w:sz w:val="30"/>
      <w:szCs w:val="30"/>
    </w:rPr>
  </w:style>
  <w:style w:type="paragraph" w:styleId="Heading4">
    <w:name w:val="Heading 4"/>
    <w:basedOn w:val="Normal"/>
    <w:next w:val="Normal"/>
    <w:qFormat/>
    <w:rPr>
      <w:sz w:val="27"/>
      <w:szCs w:val="27"/>
    </w:rPr>
  </w:style>
  <w:style w:type="paragraph" w:styleId="Heading5">
    <w:name w:val="Heading 5"/>
    <w:basedOn w:val="Normal"/>
    <w:next w:val="Normal"/>
    <w:qFormat/>
    <w:rPr>
      <w:sz w:val="24"/>
      <w:szCs w:val="24"/>
    </w:rPr>
  </w:style>
  <w:style w:type="paragraph" w:styleId="Heading6">
    <w:name w:val="Heading 6"/>
    <w:basedOn w:val="Normal"/>
    <w:next w:val="Normal"/>
    <w:qFormat/>
    <w:rPr>
      <w:sz w:val="21"/>
      <w:szCs w:val="2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CodeInline">
    <w:name w:val="Code Inline"/>
    <w:uiPriority w:val="99"/>
    <w:unhideWhenUsed/>
    <w:rPr>
      <w:rFonts w:ascii="Courier New" w:cs="Courier New" w:eastAsia="Courier New" w:hAnsi="Courier New"/>
      <w:highlight w:val="lightGray"/>
      <w:highlightCs w:val="lightGray"/>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RvseCommentsEx" Type="http://schemas.microsoft.com/office/2011/relationships/commentsExtended" Target="commentsExtended.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Revise (revise.io)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2026-10-02T17:09:08.199Z</dcterms:created>
  <dcterms:modified xsi:type="dcterms:W3CDTF">2026-10-02T17:09:08.199Z</dcterms:modified>
</cp:coreProperties>
</file>

<file path=docProps/custom.xml><?xml version="1.0" encoding="utf-8"?>
<Properties xmlns="http://schemas.openxmlformats.org/officeDocument/2006/custom-properties" xmlns:vt="http://schemas.openxmlformats.org/officeDocument/2006/docPropsVTypes"/>
</file>